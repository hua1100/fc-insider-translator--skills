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package/services/metadata/core-properties/6e2f79eafb534d4cac6c8a37aabab12d.psmdcp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f7eb99d52464546" Type="http://schemas.openxmlformats.org/officeDocument/2006/relationships/officeDocument" Target="word/document.xml"/><Relationship Id="rId1" Type="http://schemas.openxmlformats.org/officeDocument/2006/relationships/custom-properties" Target="docProps/custom.xml"/><Relationship Id="Rb46e86249dda4364" Type="http://schemas.openxmlformats.org/package/2006/relationships/metadata/core-properties" Target="package/services/metadata/core-properties/6e2f79eafb534d4cac6c8a37aabab12d.psmdcp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/>
        <w:gridCol/>
        <w:gridCol/>
        <w:gridCol/>
      </w:tblGrid>
      <w:tr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ID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status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Source segment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Target segment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</w:t>
            </w:r>
            <w:r>
              <w:rPr>
                <w:rStyle w:val="TransUnitID"/>
                <w:lang w:val="en-US"/>
              </w:rPr>
              <w:t xml:space="preserve">c51f3541-89cf-42a0-9265-370a347d6d5a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&lt;0/&gt;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&lt;1/&gt;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&lt;0/&gt;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&lt;1/&gt;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</w:t>
            </w:r>
            <w:r>
              <w:rPr>
                <w:rStyle w:val="TransUnitID"/>
                <w:lang w:val="en-US"/>
              </w:rPr>
              <w:t xml:space="preserve">efb7cb04-c70e-4eb4-a8fb-561d378b21ae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&lt;2/&gt;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&lt;2/&gt;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</w:t>
            </w:r>
            <w:r>
              <w:rPr>
                <w:rStyle w:val="TransUnitID"/>
                <w:lang w:val="en-US"/>
              </w:rPr>
              <w:t xml:space="preserve">8b93c6c3-10a5-4faf-a030-b743158e3239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&lt;3/&gt;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&lt;4/&gt;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&lt;3/&gt;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&lt;4/&gt;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4</w:t>
            </w:r>
            <w:r>
              <w:rPr>
                <w:rStyle w:val="TransUnitID"/>
                <w:lang w:val="en-US"/>
              </w:rPr>
              <w:t xml:space="preserve">b49e22f2-09dc-4ef4-ace6-2963696271af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&lt;5/&gt;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&lt;5/&gt;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5</w:t>
            </w:r>
            <w:r>
              <w:rPr>
                <w:rStyle w:val="TransUnitID"/>
                <w:lang w:val="en-US"/>
              </w:rPr>
              <w:t xml:space="preserve">f950ab57-74da-4774-8d22-cff88cbb8b32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&lt;6/&gt;</w:t>
            </w:r>
            <w:r>
              <w:rPr>
                <w:lang w:val="en-US"/>
              </w:rPr>
              <w:t xml:space="preserve"> on page </w:t>
            </w:r>
            <w:r>
              <w:rPr>
                <w:rStyle w:val="Tag"/>
                <w:lang w:val="en-US"/>
              </w:rPr>
              <w:t xml:space="preserve">&lt;7/&gt;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rStyle w:val="Tag"/>
                <w:lang w:val="zh-TW"/>
              </w:rPr>
              <w:t xml:space="preserve">&lt;6/&gt;</w:t>
            </w:r>
            <w:r>
              <w:rPr>
                <w:lang w:val="zh-TW"/>
              </w:rPr>
              <w:t xml:space="preserve"> 在第 </w:t>
            </w:r>
            <w:r>
              <w:rPr>
                <w:rStyle w:val="Tag"/>
                <w:lang w:val="zh-TW"/>
              </w:rPr>
              <w:t xml:space="preserve">&lt;7/&gt;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6</w:t>
            </w:r>
            <w:r>
              <w:rPr>
                <w:rStyle w:val="TransUnitID"/>
                <w:lang w:val="en-US"/>
              </w:rPr>
              <w:t xml:space="preserve">362245e6-3365-4afb-8274-5b5780fd2b01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&lt;9/&gt;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&lt;10/&gt;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&lt;9/&gt;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&lt;10/&gt;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7</w:t>
            </w:r>
            <w:r>
              <w:rPr>
                <w:rStyle w:val="TransUnitID"/>
                <w:lang w:val="en-US"/>
              </w:rPr>
              <w:t xml:space="preserve">7880f7d9-4e7a-4504-92c0-57713a9aab29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&lt;11/&gt;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&lt;11/&gt;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8</w:t>
            </w:r>
            <w:r>
              <w:rPr>
                <w:rStyle w:val="TransUnitID"/>
                <w:lang w:val="en-US"/>
              </w:rPr>
              <w:t xml:space="preserve">ed943fdc-6cf4-47ae-a858-655e186130ec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page </w:t>
            </w:r>
            <w:r>
              <w:rPr>
                <w:rStyle w:val="Tag"/>
                <w:lang w:val="en-US"/>
              </w:rPr>
              <w:t xml:space="preserve">&lt;12/&gt;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第 </w:t>
            </w:r>
            <w:r>
              <w:rPr>
                <w:rStyle w:val="Tag"/>
                <w:lang w:val="zh-TW"/>
              </w:rPr>
              <w:t xml:space="preserve">&lt;12/&gt;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9</w:t>
            </w:r>
            <w:r>
              <w:rPr>
                <w:rStyle w:val="TransUnitID"/>
                <w:lang w:val="en-US"/>
              </w:rPr>
              <w:t xml:space="preserve">43573b92-ba07-405a-9c27-67b1918ba14a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Contents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內文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10</w:t>
            </w:r>
            <w:r>
              <w:rPr>
                <w:rStyle w:val="TransUnitID"/>
                <w:lang w:val="en-US"/>
              </w:rPr>
              <w:t xml:space="preserve">822de0b1-7cf1-41af-a29a-d42d7c9412a7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Y</w:t>
            </w:r>
            <w:r>
              <w:rPr>
                <w:rStyle w:val="Tag"/>
                <w:lang w:val="en-US"/>
              </w:rPr>
              <w:t xml:space="preserve">&lt;29&gt;</w:t>
            </w:r>
            <w:r>
              <w:rPr>
                <w:lang w:val="en-US"/>
              </w:rPr>
              <w:t xml:space="preserve">O</w:t>
            </w:r>
            <w:r>
              <w:rPr>
                <w:rStyle w:val="Tag"/>
                <w:lang w:val="en-US"/>
              </w:rPr>
              <w:t xml:space="preserve">&lt;/29&gt;</w:t>
            </w:r>
            <w:r>
              <w:rPr>
                <w:lang w:val="en-US"/>
              </w:rPr>
              <w:t xml:space="preserve">U’</w:t>
            </w:r>
            <w:r>
              <w:rPr>
                <w:rStyle w:val="Tag"/>
                <w:lang w:val="en-US"/>
              </w:rPr>
              <w:t xml:space="preserve">&lt;30&gt;</w:t>
            </w:r>
            <w:r>
              <w:rPr>
                <w:lang w:val="en-US"/>
              </w:rPr>
              <w:t xml:space="preserve">R</w:t>
            </w:r>
            <w:r>
              <w:rPr>
                <w:rStyle w:val="Tag"/>
                <w:lang w:val="en-US"/>
              </w:rPr>
              <w:t xml:space="preserve">&lt;/30&gt;</w:t>
            </w:r>
            <w:r>
              <w:rPr>
                <w:rStyle w:val="Tag"/>
                <w:lang w:val="en-US"/>
              </w:rPr>
              <w:t xml:space="preserve">&lt;31&gt;</w:t>
            </w:r>
            <w:r>
              <w:rPr>
                <w:lang w:val="en-US"/>
              </w:rPr>
              <w:t xml:space="preserve">E </w:t>
            </w:r>
            <w:r>
              <w:rPr>
                <w:rStyle w:val="Tag"/>
                <w:lang w:val="en-US"/>
              </w:rPr>
              <w:t xml:space="preserve">&lt;/31&gt;</w:t>
            </w:r>
            <w:r>
              <w:rPr>
                <w:lang w:val="en-US"/>
              </w:rPr>
              <w:t xml:space="preserve">INVITED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00" w:author="Test User" w:date="2025-11-06T06:26:59Z">
              <w:r>
                <w:t>&lt;29&gt;誠邀&lt;/29&gt;您&lt;30&gt;出席&lt;/30&gt;&lt;31&gt;&lt;/31&gt;</w:t>
              </w:r>
            </w:del>
            <w:ins w:id="1001" w:author="Test User" w:date="2025-11-06T06:26:59Z">
              <w:r>
                <w:t xml:space="preserve">1 誠摯邀請                                                            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11</w:t>
            </w:r>
            <w:r>
              <w:rPr>
                <w:rStyle w:val="TransUnitID"/>
                <w:lang w:val="en-US"/>
              </w:rPr>
              <w:t xml:space="preserve">067c4e93-bf75-4c14-b00a-72e0cf982006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Amway is an incredible opportunity built on the power of community and connection, and Founders Council Leaders like you bring those strengths to life each day.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02" w:author="Test User" w:date="2025-11-06T06:26:59Z">
              <w:r>
                <w:t>安麗是建立在社群力量與人際連結基礎上的非凡機遇，而像您這樣的全球政策諮詢委員會領導人，正每日將這些優勢化為現實。</w:t>
              </w:r>
            </w:del>
            <w:ins w:id="1003" w:author="Test User" w:date="2025-11-06T06:26:59Z">
              <w:r>
                <w:t xml:space="preserve">│     3 安麗事業的獨特之處，在於社群的凝聚力與人際連結，而像您這樣的全球政策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12</w:t>
            </w:r>
            <w:r>
              <w:rPr>
                <w:rStyle w:val="TransUnitID"/>
                <w:lang w:val="en-US"/>
              </w:rPr>
              <w:t xml:space="preserve">067c4e93-bf75-4c14-b00a-72e0cf982006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You show us that together, united in purpose, we can accomplish anything.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04" w:author="Test User" w:date="2025-11-06T06:26:59Z">
              <w:r>
                <w:t>你們向我們展示了只要齊心協力，我們就能完成任何事情。</w:t>
              </w:r>
            </w:del>
            <w:ins w:id="1005" w:author="Test User" w:date="2025-11-06T06:26:59Z">
              <w:r>
                <w:t xml:space="preserve">│       動向我們證明:團結一心、目標一致,就能攜手成就任何夢想。              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13</w:t>
            </w:r>
            <w:r>
              <w:rPr>
                <w:rStyle w:val="TransUnitID"/>
                <w:lang w:val="en-US"/>
              </w:rPr>
              <w:t xml:space="preserve">5e0f9c4a-b071-41dd-a7a4-e411500cdb17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We look forward to welcoming you to Founders Council 2026 in breathtaking Sardinia, Italy.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06" w:author="Test User" w:date="2025-11-06T06:26:59Z">
              <w:r>
                <w:t>我們期待著歡迎您參加在令人驚嘆的義大利撒丁島舉辦的2026年全球政策諮詢委員會會議。</w:t>
              </w:r>
            </w:del>
            <w:ins w:id="1007" w:author="Test User" w:date="2025-11-06T06:26:59Z">
              <w:r>
                <w:t xml:space="preserve">│     5 我們誠摯期待2026年在義大利薩丁尼亞島——那令人驚嘆的翡翠海岸——與您相聚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14</w:t>
            </w:r>
            <w:r>
              <w:rPr>
                <w:rStyle w:val="TransUnitID"/>
                <w:lang w:val="en-US"/>
              </w:rPr>
              <w:t xml:space="preserve">4c460253-42e4-47f4-a00d-817d82187cdc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Join us in experiencing the island’s captivating beauty, recharging through exclusive experiences and celebrating all you have achieved as we fuel the path for what’s next.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08" w:author="Test User" w:date="2025-11-06T06:26:59Z">
              <w:r>
                <w:t>與我們一起體驗這座島嶼的迷人美景，透過獨特的體驗為自己充電，並慶祝您所取得的一切，因為我們將為下一步的發展提供動力。</w:t>
              </w:r>
            </w:del>
            <w:ins w:id="1009" w:author="Test User" w:date="2025-11-06T06:26:59Z">
              <w:r>
                <w:t xml:space="preserve">│     7 邀請您與我們一同感受這座島嶼的迷人風采，透過獨一無二的專屬體驗為身心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15</w:t>
            </w:r>
            <w:r>
              <w:rPr>
                <w:rStyle w:val="TransUnitID"/>
                <w:lang w:val="en-US"/>
              </w:rPr>
              <w:t xml:space="preserve">2cfdae4b-d1e2-4e47-a3f1-07ac45484fdb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Viva Together – for better lives and thriving business.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10" w:author="Test User" w:date="2025-11-06T06:26:59Z">
              <w:r>
                <w:t>同樂共榮——創造更美好生活，成就蓬勃事業。</w:t>
              </w:r>
            </w:del>
            <w:ins w:id="1011" w:author="Test User" w:date="2025-11-06T06:26:59Z">
              <w:r>
                <w:t xml:space="preserve">│     9 「熱力同行，齊聲喝彩」——攜手共創更美好生活,成就蓬勃發展的事業。      │</w:t>
              </w:r>
            </w:ins>
          </w:p>
        </w:tc>
      </w:tr>
      <w:tr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16</w:t>
            </w:r>
            <w:r>
              <w:rPr>
                <w:rStyle w:val="TransUnitID"/>
                <w:lang w:val="en-US"/>
              </w:rPr>
              <w:t xml:space="preserve">9b06572f-bad3-4049-b746-07b65e3da2da</w:t>
            </w:r>
          </w:p>
        </w:tc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(100%)</w:t>
            </w:r>
          </w:p>
        </w:tc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FOUNDERS COUNCIL 2026</w:t>
            </w:r>
          </w:p>
        </w:tc>
        <w:tc>
          <w:tcPr>
            <w:shd w:val="clear" w:color="auto" w:fill="#98FB98"/>
          </w:tcPr>
          <w:p>
            <w:pPr>
              <w:rPr>
                <w:lang w:val="zh-TW"/>
              </w:rPr>
            </w:pPr>
            <w:del w:id="1012" w:author="Test User" w:date="2025-11-06T06:26:59Z">
              <w:r>
                <w:t>2026年全球政策諮詢委員會會議</w:t>
              </w:r>
            </w:del>
            <w:ins w:id="1013" w:author="Test User" w:date="2025-11-06T06:26:59Z">
              <w:r>
                <w:t xml:space="preserve">│       諮詢委員會領導人，正是每天將這份力量轉化為實際成果的中堅力量。您用行 │</w:t>
              </w:r>
            </w:ins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17</w:t>
            </w:r>
            <w:r>
              <w:rPr>
                <w:rStyle w:val="TransUnitID"/>
                <w:lang w:val="en-US"/>
              </w:rPr>
              <w:t xml:space="preserve">92fab126-2568-4861-a29a-78cb7174bdf0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See you in Italy.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del w:id="1014" w:author="Test User" w:date="2025-11-06T06:26:59Z">
              <w:r>
                <w:t>義大利見。</w:t>
              </w:r>
            </w:del>
            <w:ins w:id="1015" w:author="Test User" w:date="2025-11-06T06:26:59Z">
              <w:r>
                <w:t xml:space="preserve">│    11 義大利見。                                                           │</w:t>
              </w:r>
            </w:ins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18</w:t>
            </w:r>
            <w:r>
              <w:rPr>
                <w:rStyle w:val="TransUnitID"/>
                <w:lang w:val="en-US"/>
              </w:rPr>
              <w:t xml:space="preserve">9769d9e9-56a9-4c24-9d01-35c0adbbb183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Doug, Steve and Michael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del w:id="1016" w:author="Test User" w:date="2025-11-06T06:26:59Z">
              <w:r>
                <w:t>德、史提夫和麥可</w:t>
              </w:r>
            </w:del>
            <w:ins w:id="1017" w:author="Test User" w:date="2025-11-06T06:26:59Z">
              <w:r>
                <w:t xml:space="preserve">│    13 德、史提夫 與 麥可 敬邀</w:t>
              </w:r>
            </w:ins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19</w:t>
            </w:r>
            <w:r>
              <w:rPr>
                <w:rStyle w:val="TransUnitID"/>
                <w:lang w:val="en-US"/>
              </w:rPr>
              <w:t xml:space="preserve">a66cbd2a-dcfd-4f31-ade7-a6a53ca8ce2b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Index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索引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ag" w:customStyle="true">
    <w:name w:val="Tag"/>
    <w:basedOn w:val="DefaultParagraphFont"/>
    <w:uiPriority w:val="1"/>
    <w:qFormat/>
    <w:rPr>
      <w:i/>
      <w:color w:val="FF0066"/>
    </w:rPr>
  </w:style>
  <w:style w:type="character" w:styleId="LockedContent" w:customStyle="true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styleId="TransUnitID" w:customStyle="true">
    <w:name w:val="TransUnitID"/>
    <w:basedOn w:val="DefaultParagraphFont"/>
    <w:uiPriority w:val="1"/>
    <w:qFormat/>
    <w:rPr>
      <w:vanish/>
      <w:color w:val="auto"/>
      <w:sz w:val="2"/>
    </w:rPr>
  </w:style>
  <w:style w:type="character" w:styleId="SegmentID" w:customStyle="true">
    <w:name w:val="SegmentID"/>
    <w:basedOn w:val="DefaultParagraphFont"/>
    <w:uiPriority w:val="1"/>
    <w:qFormat/>
    <w:rPr>
      <w:color w:val="auto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49ee9e7e4b474f2c" Type="http://schemas.openxmlformats.org/officeDocument/2006/relationships/customXml" Target="../customXML/item.xml"/><Relationship Id="rId7" Type="http://schemas.openxmlformats.org/officeDocument/2006/relationships/customXml" Target="../customXML/item1.xml"/><Relationship Id="R44849bd9e6d648b3" Type="http://schemas.openxmlformats.org/officeDocument/2006/relationships/styles" Target="styles.xml"/><Relationship Id="rId6" Type="http://schemas.openxmlformats.org/officeDocument/2006/relationships/comments" Target="comments.xml"/><Relationship Id="rId9" Type="http://schemas.openxmlformats.org/officeDocument/2006/relationships/customXml" Target="../customXML/item3.xml"/></Relationships>
</file>

<file path=customXML/_rels/item.xml.rels><?xml version='1.0' encoding='UTF-8' standalone='yes'?>
<Relationships xmlns="http://schemas.openxmlformats.org/package/2006/relationships"><Relationship Id="Rd3c4172d526e4b2384ade4b889302c76" Type="http://schemas.openxmlformats.org/officeDocument/2006/relationships/customXmlProps" Target="itemProps1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.xml><?xml version="1.0" encoding="utf-8"?>
<list>
  <segment id="c51f3541-89cf-42a0-9265-370a347d6d5a_1" sourcehash="-635347297" targethash="1180451538"/>
  <segment id="efb7cb04-c70e-4eb4-a8fb-561d378b21ae_2" sourcehash="1679365308" targethash="1679365307"/>
  <segment id="8b93c6c3-10a5-4faf-a030-b743158e3239_3" sourcehash="-320240111" targethash="1888787036"/>
  <segment id="b49e22f2-09dc-4ef4-ace6-2963696271af_4" sourcehash="1195973564" targethash="1195973563"/>
  <segment id="f950ab57-74da-4774-8d22-cff88cbb8b32_5" sourcehash="1696832676" targethash="-968867131"/>
  <segment id="362245e6-3365-4afb-8274-5b5780fd2b01_6" sourcehash="1245955884" targethash="-700523679"/>
  <segment id="7880f7d9-4e7a-4504-92c0-57713a9aab29_7" sourcehash="-1196343058" targethash="-1196343063"/>
  <segment id="ed943fdc-6cf4-47ae-a858-655e186130ec_8" sourcehash="-210715426" targethash="1812840124"/>
  <segment id="43573b92-ba07-405a-9c27-67b1918ba14a_9" sourcehash="216429193" targethash="-358784890"/>
  <segment id="822de0b1-7cf1-41af-a29a-d42d7c9412a7_10" sourcehash="1972985323" targethash="-1891555061"/>
  <segment id="067c4e93-bf75-4c14-b00a-72e0cf982006_11" sourcehash="-2002978326" targethash="1431256603"/>
  <segment id="067c4e93-bf75-4c14-b00a-72e0cf982006_12" sourcehash="-1297945588" targethash="315366235"/>
  <segment id="5e0f9c4a-b071-41dd-a7a4-e411500cdb17_13" sourcehash="1831951358" targethash="2006877325"/>
  <segment id="4c460253-42e4-47f4-a00d-817d82187cdc_14" sourcehash="-1007930855" targethash="522059677"/>
  <segment id="2cfdae4b-d1e2-4e47-a3f1-07ac45484fdb_15" sourcehash="282321368" targethash="1906955094"/>
  <segment id="9b06572f-bad3-4049-b746-07b65e3da2da_16" sourcehash="1633841088" targethash="-975916279"/>
  <segment id="92fab126-2568-4861-a29a-78cb7174bdf0_17" sourcehash="-776017738" targethash="1352271092"/>
  <segment id="9769d9e9-56a9-4c24-9d01-35c0adbbb183_18" sourcehash="1360979050" targethash="-154041919"/>
  <segment id="a66cbd2a-dcfd-4f31-ade7-a6a53ca8ce2b_19" sourcehash="761171180" targethash="19545"/>
</list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AB549ED04EA4EB7FAE55A59BE987C" ma:contentTypeVersion="23" ma:contentTypeDescription="Create a new document." ma:contentTypeScope="" ma:versionID="08edc76a055ab6cd86bdbd7ca671cb74">
  <xsd:schema xmlns:xsd="http://www.w3.org/2001/XMLSchema" xmlns:xs="http://www.w3.org/2001/XMLSchema" xmlns:p="http://schemas.microsoft.com/office/2006/metadata/properties" xmlns:ns2="f579e5c0-4b6b-427f-8d11-66da6c5737c9" xmlns:ns3="96b984b5-fbb8-4083-9910-e4e7eba1aa76" targetNamespace="http://schemas.microsoft.com/office/2006/metadata/properties" ma:root="true" ma:fieldsID="47b52ddee59184b0bbcd6a206a45acdb" ns2:_="" ns3:_="">
    <xsd:import namespace="f579e5c0-4b6b-427f-8d11-66da6c5737c9"/>
    <xsd:import namespace="96b984b5-fbb8-4083-9910-e4e7eba1a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Status" minOccurs="0"/>
                <xsd:element ref="ns2:Assignee" minOccurs="0"/>
                <xsd:element ref="ns2:Notes_x003a_" minOccurs="0"/>
                <xsd:element ref="ns2:Defect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9e5c0-4b6b-427f-8d11-66da6c573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Resolved"/>
          <xsd:enumeration value="Approved"/>
        </xsd:restriction>
      </xsd:simpleType>
    </xsd:element>
    <xsd:element name="Assignee" ma:index="20" nillable="true" ma:displayName="Assignee" ma:internalName="Assignee">
      <xsd:simpleType>
        <xsd:restriction base="dms:Text">
          <xsd:maxLength value="255"/>
        </xsd:restriction>
      </xsd:simpleType>
    </xsd:element>
    <xsd:element name="Notes_x003a_" ma:index="21" nillable="true" ma:displayName="Notes" ma:internalName="Notes_x003a_">
      <xsd:simpleType>
        <xsd:restriction base="dms:Note">
          <xsd:maxLength value="255"/>
        </xsd:restriction>
      </xsd:simpleType>
    </xsd:element>
    <xsd:element name="Defect" ma:index="22" nillable="true" ma:displayName="Defect" ma:default="0" ma:format="Dropdown" ma:internalName="Defect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6b3d374-f134-4e9d-bb38-f17d4bc65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984b5-fbb8-4083-9910-e4e7eba1aa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62c338fe-6927-491f-9c3c-15229d00036c}" ma:internalName="TaxCatchAll" ma:showField="CatchAllData" ma:web="96b984b5-fbb8-4083-9910-e4e7eba1aa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79e5c0-4b6b-427f-8d11-66da6c5737c9">
      <Terms xmlns="http://schemas.microsoft.com/office/infopath/2007/PartnerControls"/>
    </lcf76f155ced4ddcb4097134ff3c332f>
    <TaxCatchAll xmlns="96b984b5-fbb8-4083-9910-e4e7eba1aa76" xsi:nil="true"/>
    <Defect xmlns="f579e5c0-4b6b-427f-8d11-66da6c5737c9">false</Defect>
    <Assignee xmlns="f579e5c0-4b6b-427f-8d11-66da6c5737c9" xsi:nil="true"/>
    <Notes_x003a_ xmlns="f579e5c0-4b6b-427f-8d11-66da6c5737c9" xsi:nil="true"/>
    <Status xmlns="f579e5c0-4b6b-427f-8d11-66da6c5737c9">Not started</Status>
  </documentManagement>
</p:properties>
</file>

<file path=customXML/itemProps1.xml><?xml version="1.0" encoding="utf-8"?>
<ds:datastoreItem xmlns:ds="http://schemas.openxmlformats.org/officeDocument/2006/customXml" ds:itemID="{88E81A45-98C0-4D79-952A-E8203CE59AAC}"/>
</file>

<file path=customXML/itemProps2.xml><?xml version="1.0" encoding="utf-8"?>
<ds:datastoreItem xmlns:ds="http://schemas.openxmlformats.org/officeDocument/2006/customXml" ds:itemID="{1F2E6078-82B2-490D-AA53-A2CA097AC427}"/>
</file>

<file path=customXML/itemProps3.xml><?xml version="1.0" encoding="utf-8"?>
<ds:datastoreItem xmlns:ds="http://schemas.openxmlformats.org/officeDocument/2006/customXml" ds:itemID="{4DA27985-5B0D-459C-8D61-96A2504476EF}"/>
</file>

<file path=customXML/itemProps4.xml><?xml version="1.0" encoding="utf-8"?>
<ds:datastoreItem xmlns:ds="http://schemas.openxmlformats.org/officeDocument/2006/customXml" ds:itemID="{53410B4B-F07C-4B32-BBF0-8AF99019832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0x010100968AB549ED04EA4EB7FAE55A59BE987C</vt:lpwstr>
  </property>
</Properties>
</file>